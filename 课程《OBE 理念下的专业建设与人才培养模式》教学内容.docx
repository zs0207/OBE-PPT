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35E79">
      <w:pPr>
        <w:pStyle w:val="2"/>
        <w:rPr>
          <w:lang w:eastAsia="zh-CN"/>
        </w:rPr>
      </w:pPr>
      <w:bookmarkStart w:id="0" w:name="obe理念下的专业建设与人才培养模式培训大纲课时分配"/>
      <w:r>
        <w:rPr>
          <w:lang w:eastAsia="zh-CN"/>
        </w:rPr>
        <w:t>OBE理念下的专业建设与人才培养模式（培训大纲+课时分配）</w:t>
      </w:r>
      <w:bookmarkEnd w:id="0"/>
    </w:p>
    <w:p w14:paraId="528C0C11">
      <w:pPr>
        <w:pStyle w:val="4"/>
        <w:rPr>
          <w:lang w:eastAsia="zh-CN"/>
        </w:rPr>
      </w:pPr>
      <w:bookmarkStart w:id="1" w:name="培训目标"/>
      <w:r>
        <w:rPr>
          <w:lang w:eastAsia="zh-CN"/>
        </w:rPr>
        <w:t>培训目标</w:t>
      </w:r>
      <w:bookmarkEnd w:id="1"/>
    </w:p>
    <w:p w14:paraId="61B7C649">
      <w:pPr>
        <w:pStyle w:val="26"/>
        <w:rPr>
          <w:lang w:eastAsia="zh-CN"/>
        </w:rPr>
      </w:pPr>
      <w:r>
        <w:rPr>
          <w:lang w:eastAsia="zh-CN"/>
        </w:rPr>
        <w:t>本培训旨在帮助民办本科高校教师和管理人员深入理解OBE（成果导向教育）理念，掌握在区域产业背景下，特别是华南地区，进行专业建设优化、人才培养模式创新以及建立持续质量保障体系的实操方法。</w:t>
      </w:r>
    </w:p>
    <w:p w14:paraId="623EBDC0">
      <w:pPr>
        <w:pStyle w:val="4"/>
        <w:rPr>
          <w:lang w:eastAsia="zh-CN"/>
        </w:rPr>
      </w:pPr>
      <w:bookmarkStart w:id="2" w:name="培训对象"/>
      <w:r>
        <w:rPr>
          <w:lang w:eastAsia="zh-CN"/>
        </w:rPr>
        <w:t>培训对象</w:t>
      </w:r>
      <w:bookmarkEnd w:id="2"/>
    </w:p>
    <w:p w14:paraId="1C0269C9">
      <w:pPr>
        <w:pStyle w:val="26"/>
        <w:rPr>
          <w:lang w:eastAsia="zh-CN"/>
        </w:rPr>
      </w:pPr>
      <w:r>
        <w:rPr>
          <w:lang w:eastAsia="zh-CN"/>
        </w:rPr>
        <w:t>民办本科高校专业负责人、骨干教师、教学管理人员。</w:t>
      </w:r>
    </w:p>
    <w:p w14:paraId="23A1013D">
      <w:pPr>
        <w:pStyle w:val="4"/>
      </w:pPr>
      <w:bookmarkStart w:id="3" w:name="培训总时长"/>
      <w:r>
        <w:t>培训总时长</w:t>
      </w:r>
      <w:bookmarkEnd w:id="3"/>
    </w:p>
    <w:p w14:paraId="72B943FE">
      <w:pPr>
        <w:pStyle w:val="26"/>
        <w:rPr>
          <w:ins w:id="0" w:author="第二梦" w:date="2026-03-14T09:13:59Z"/>
        </w:rPr>
      </w:pPr>
      <w:r>
        <w:t>32 课时</w:t>
      </w:r>
    </w:p>
    <w:p w14:paraId="463C819C">
      <w:pPr>
        <w:pStyle w:val="3"/>
        <w:rPr>
          <w:ins w:id="1" w:author="第二梦" w:date="2026-03-14T09:14:00Z"/>
          <w:rFonts w:hint="default" w:eastAsiaTheme="minorEastAsia"/>
          <w:lang w:val="en-US" w:eastAsia="zh-CN"/>
        </w:rPr>
      </w:pPr>
      <w:ins w:id="2" w:author="第二梦" w:date="2026-03-14T09:17:26Z">
        <w:r>
          <w:rPr>
            <w:rFonts w:hint="eastAsia"/>
            <w:lang w:val="en-US" w:eastAsia="zh-CN"/>
          </w:rPr>
          <w:t>面向</w:t>
        </w:r>
      </w:ins>
      <w:ins w:id="3" w:author="第二梦" w:date="2026-03-14T09:17:27Z">
        <w:r>
          <w:rPr>
            <w:rFonts w:hint="eastAsia"/>
            <w:lang w:val="en-US" w:eastAsia="zh-CN"/>
          </w:rPr>
          <w:t>学校：</w:t>
        </w:r>
      </w:ins>
      <w:ins w:id="4" w:author="第二梦" w:date="2026-03-14T09:17:30Z">
        <w:r>
          <w:rPr>
            <w:rFonts w:hint="eastAsia"/>
            <w:lang w:val="en-US" w:eastAsia="zh-CN"/>
          </w:rPr>
          <w:t>广州软件</w:t>
        </w:r>
      </w:ins>
      <w:ins w:id="5" w:author="第二梦" w:date="2026-03-14T09:17:31Z">
        <w:r>
          <w:rPr>
            <w:rFonts w:hint="eastAsia"/>
            <w:lang w:val="en-US" w:eastAsia="zh-CN"/>
          </w:rPr>
          <w:t>学院</w:t>
        </w:r>
      </w:ins>
      <w:bookmarkStart w:id="20" w:name="_GoBack"/>
      <w:bookmarkEnd w:id="20"/>
    </w:p>
    <w:p w14:paraId="1FC04591">
      <w:pPr>
        <w:pStyle w:val="3"/>
      </w:pPr>
      <w:ins w:id="6" w:author="第二梦" w:date="2026-03-14T09:14:01Z">
        <w:r>
          <w:rPr>
            <w:rFonts w:hint="eastAsia"/>
          </w:rPr>
          <w:t>每课时40分钟，每课时20页PPT，每页PPT对应2分钟，每分钟100字分析。</w:t>
        </w:r>
      </w:ins>
    </w:p>
    <w:p w14:paraId="4872686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81B0383">
      <w:pPr>
        <w:pStyle w:val="4"/>
        <w:rPr>
          <w:lang w:eastAsia="zh-CN"/>
        </w:rPr>
      </w:pPr>
      <w:bookmarkStart w:id="4" w:name="第一章-obe导向的专业建设核心框架3课时"/>
      <w:r>
        <w:rPr>
          <w:lang w:eastAsia="zh-CN"/>
        </w:rPr>
        <w:t>第一章 OBE导向的专业建设核心框架（8课时）</w:t>
      </w:r>
      <w:bookmarkEnd w:id="4"/>
    </w:p>
    <w:p w14:paraId="6F62B438">
      <w:pPr>
        <w:pStyle w:val="5"/>
        <w:rPr>
          <w:lang w:eastAsia="zh-CN"/>
        </w:rPr>
      </w:pPr>
      <w:bookmarkStart w:id="5" w:name="专业建设与obe理念的整体关联1课时"/>
      <w:r>
        <w:rPr>
          <w:lang w:eastAsia="zh-CN"/>
        </w:rPr>
        <w:t>1.1 专业建设与OBE理念的整体关联（4课时）</w:t>
      </w:r>
      <w:bookmarkEnd w:id="5"/>
    </w:p>
    <w:p w14:paraId="378350D6">
      <w:pPr>
        <w:pStyle w:val="27"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OBE理念核心内涵解析：</w:t>
      </w:r>
      <w:r>
        <w:rPr>
          <w:rFonts w:hint="eastAsia"/>
          <w:lang w:eastAsia="zh-CN"/>
        </w:rPr>
        <w:t>（1学时）</w:t>
      </w:r>
      <w:r>
        <w:rPr>
          <w:lang w:eastAsia="zh-CN"/>
        </w:rPr>
        <w:t xml:space="preserve"> </w:t>
      </w:r>
    </w:p>
    <w:p w14:paraId="5BB4697E">
      <w:pPr>
        <w:pStyle w:val="27"/>
        <w:numPr>
          <w:ilvl w:val="1"/>
          <w:numId w:val="2"/>
        </w:numPr>
        <w:ind w:left="1200"/>
        <w:rPr>
          <w:lang w:eastAsia="zh-CN"/>
        </w:rPr>
      </w:pPr>
      <w:r>
        <w:rPr>
          <w:lang w:eastAsia="zh-CN"/>
        </w:rPr>
        <w:t>成果导向教育（Outcome-Based Education）的定义、</w:t>
      </w:r>
    </w:p>
    <w:p w14:paraId="359B6D12">
      <w:pPr>
        <w:pStyle w:val="27"/>
        <w:numPr>
          <w:ilvl w:val="1"/>
          <w:numId w:val="2"/>
        </w:numPr>
        <w:ind w:left="1200"/>
        <w:rPr>
          <w:lang w:eastAsia="zh-CN"/>
        </w:rPr>
      </w:pPr>
      <w:r>
        <w:rPr>
          <w:lang w:eastAsia="zh-CN"/>
        </w:rPr>
        <w:t>“以学生学习成果为中心”的核心逻辑，</w:t>
      </w:r>
    </w:p>
    <w:p w14:paraId="38A8BD4F">
      <w:pPr>
        <w:pStyle w:val="27"/>
        <w:numPr>
          <w:ilvl w:val="1"/>
          <w:numId w:val="2"/>
        </w:numPr>
        <w:ind w:left="1200" w:hanging="480"/>
        <w:rPr>
          <w:lang w:eastAsia="zh-CN"/>
        </w:rPr>
      </w:pPr>
      <w:r>
        <w:rPr>
          <w:lang w:eastAsia="zh-CN"/>
        </w:rPr>
        <w:t>区别于传统教学模式的关键特征（如反向设计、持续改进）。</w:t>
      </w:r>
    </w:p>
    <w:p w14:paraId="3C734801">
      <w:pPr>
        <w:pStyle w:val="27"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专业建设“成果闭环”全流程拆解：</w:t>
      </w:r>
      <w:r>
        <w:rPr>
          <w:rFonts w:hint="eastAsia"/>
          <w:b/>
          <w:lang w:eastAsia="zh-CN"/>
        </w:rPr>
        <w:t>（1学时）</w:t>
      </w:r>
    </w:p>
    <w:p w14:paraId="2D9E3311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定位：基于区域需求与学校优势明确专业核心培养目标，避免盲目跟风；</w:t>
      </w:r>
    </w:p>
    <w:p w14:paraId="2919F1D0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培养：围绕目标设计课程体系、教学内容与实践环节；</w:t>
      </w:r>
    </w:p>
    <w:p w14:paraId="635E7BD9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评价：聚焦学生是否达成预期成果的多元化评估；</w:t>
      </w:r>
    </w:p>
    <w:p w14:paraId="3AC21204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改进：根据评价结果优化全流程的闭环机制。</w:t>
      </w:r>
    </w:p>
    <w:p w14:paraId="4F208831">
      <w:pPr>
        <w:pStyle w:val="27"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民办本科高校专业建设的特殊性：</w:t>
      </w:r>
      <w:r>
        <w:rPr>
          <w:rFonts w:hint="eastAsia"/>
          <w:b/>
          <w:lang w:eastAsia="zh-CN"/>
        </w:rPr>
        <w:t>（</w:t>
      </w:r>
      <w:r>
        <w:rPr>
          <w:b/>
          <w:lang w:eastAsia="zh-CN"/>
        </w:rPr>
        <w:t>0.5</w:t>
      </w:r>
      <w:r>
        <w:rPr>
          <w:rFonts w:hint="eastAsia"/>
          <w:b/>
          <w:lang w:eastAsia="zh-CN"/>
        </w:rPr>
        <w:t>）</w:t>
      </w:r>
      <w:r>
        <w:rPr>
          <w:lang w:eastAsia="zh-CN"/>
        </w:rPr>
        <w:t xml:space="preserve"> </w:t>
      </w:r>
    </w:p>
    <w:p w14:paraId="423A09A8">
      <w:pPr>
        <w:pStyle w:val="27"/>
        <w:numPr>
          <w:ilvl w:val="1"/>
          <w:numId w:val="2"/>
        </w:numPr>
        <w:ind w:left="1200" w:hanging="480"/>
        <w:rPr>
          <w:lang w:eastAsia="zh-CN"/>
        </w:rPr>
      </w:pPr>
      <w:r>
        <w:rPr>
          <w:lang w:eastAsia="zh-CN"/>
        </w:rPr>
        <w:t>“特色化、区域化”的必要性，避免与公办高校“同质化竞争”的发展思路。</w:t>
      </w:r>
    </w:p>
    <w:p w14:paraId="47914294">
      <w:pPr>
        <w:pStyle w:val="27"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华南地区产业布局对专业建设的具体影响：</w:t>
      </w:r>
      <w:r>
        <w:rPr>
          <w:rFonts w:hint="eastAsia"/>
          <w:b/>
          <w:lang w:eastAsia="zh-CN"/>
        </w:rPr>
        <w:t>（1学时）</w:t>
      </w:r>
    </w:p>
    <w:p w14:paraId="2AB40BB9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珠三角先进制造（智能制造、高端装备）对工科专业的技术需求；</w:t>
      </w:r>
    </w:p>
    <w:p w14:paraId="58327785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粤东海洋经济（海洋养殖、海洋工程、临港产业）对相关专业的人才规格要求；</w:t>
      </w:r>
    </w:p>
    <w:p w14:paraId="232015D1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区域新兴产业（数字经济、跨境电商、文旅融合）带来的专业新增与改造机遇。</w:t>
      </w:r>
    </w:p>
    <w:p w14:paraId="20F1A701">
      <w:pPr>
        <w:pStyle w:val="27"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案例分享：</w:t>
      </w:r>
      <w:r>
        <w:rPr>
          <w:lang w:eastAsia="zh-CN"/>
        </w:rPr>
        <w:t xml:space="preserve"> 华南某民办本科高校通过对接区域产业实现专业突围的实例。</w:t>
      </w:r>
      <w:r>
        <w:rPr>
          <w:rFonts w:hint="eastAsia"/>
          <w:lang w:eastAsia="zh-CN"/>
        </w:rPr>
        <w:t>（0</w:t>
      </w:r>
      <w:r>
        <w:rPr>
          <w:lang w:eastAsia="zh-CN"/>
        </w:rPr>
        <w:t>.5</w:t>
      </w:r>
      <w:r>
        <w:rPr>
          <w:rFonts w:hint="eastAsia"/>
          <w:lang w:eastAsia="zh-CN"/>
        </w:rPr>
        <w:t>）</w:t>
      </w:r>
    </w:p>
    <w:p w14:paraId="71A08E0D">
      <w:pPr>
        <w:pStyle w:val="5"/>
        <w:rPr>
          <w:lang w:eastAsia="zh-CN"/>
        </w:rPr>
      </w:pPr>
      <w:bookmarkStart w:id="6" w:name="obe导向的专业建设核心内容1课时"/>
      <w:r>
        <w:rPr>
          <w:lang w:eastAsia="zh-CN"/>
        </w:rPr>
        <w:t>1.2 OBE导向的专业建设核心内容（2课时）</w:t>
      </w:r>
      <w:bookmarkEnd w:id="6"/>
    </w:p>
    <w:p w14:paraId="37768DDF">
      <w:pPr>
        <w:pStyle w:val="27"/>
        <w:numPr>
          <w:ilvl w:val="0"/>
          <w:numId w:val="3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专业定位优化实操方法：</w:t>
      </w:r>
    </w:p>
    <w:p w14:paraId="5A2D754F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区域产业空白调研工具（行业报告分析、企业走访问卷、政府规划解读）；</w:t>
      </w:r>
    </w:p>
    <w:p w14:paraId="1CFA349D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学校优势资源盘点（现有师资、设备、校友资源的整合利用）；</w:t>
      </w:r>
    </w:p>
    <w:p w14:paraId="45C12781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差异化定位案例：华南地区民办高校“小而专”专业（如跨境电商物流、海洋生物技术）的定位逻辑。</w:t>
      </w:r>
    </w:p>
    <w:p w14:paraId="1E1549BF">
      <w:pPr>
        <w:pStyle w:val="27"/>
        <w:numPr>
          <w:ilvl w:val="0"/>
          <w:numId w:val="3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“双师型”教师培养路径（适配民办高校资源现状）：</w:t>
      </w:r>
    </w:p>
    <w:p w14:paraId="31BADB9C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与华南地区企业共建教师实践基地的合作模式（短期驻企、项目合作、兼职锻炼）；</w:t>
      </w:r>
    </w:p>
    <w:p w14:paraId="6887C47D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教师行业技能提升的低成本渠道（行业协会培训、企业线上课程、校企联合教研）；</w:t>
      </w:r>
    </w:p>
    <w:p w14:paraId="3B89E0ED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外聘企业专家参与教学的机制设计（课时安排、薪酬标准、教学管理）。</w:t>
      </w:r>
    </w:p>
    <w:p w14:paraId="3386C50E">
      <w:pPr>
        <w:pStyle w:val="27"/>
        <w:numPr>
          <w:ilvl w:val="0"/>
          <w:numId w:val="3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支撑学习成果的教学资源建设：</w:t>
      </w:r>
    </w:p>
    <w:p w14:paraId="54428593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教材选用与开发：对接行业标准的教材筛选、校企联合编写实训教材的流程；</w:t>
      </w:r>
    </w:p>
    <w:p w14:paraId="170B29ED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教学设备配置：聚焦核心实践能力的设备采购优先级，共享设备的利用方案；</w:t>
      </w:r>
    </w:p>
    <w:p w14:paraId="2254348D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实践基地建设：低成本共建实践基地的路径（企业车间、科研机构实验室、区域公共实训平台）。</w:t>
      </w:r>
    </w:p>
    <w:p w14:paraId="1370DBB1">
      <w:pPr>
        <w:pStyle w:val="27"/>
        <w:numPr>
          <w:ilvl w:val="0"/>
          <w:numId w:val="3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质量保障体系核心：</w:t>
      </w:r>
      <w:r>
        <w:rPr>
          <w:lang w:eastAsia="zh-CN"/>
        </w:rPr>
        <w:t xml:space="preserve"> 毕业要求达成度的持续评价逻辑，评价指标与培养目标的对应关系。</w:t>
      </w:r>
    </w:p>
    <w:p w14:paraId="6BA8E04D">
      <w:pPr>
        <w:pStyle w:val="5"/>
        <w:rPr>
          <w:lang w:eastAsia="zh-CN"/>
        </w:rPr>
      </w:pPr>
      <w:bookmarkStart w:id="7" w:name="民办本科高校专业建设的实施原则0.5课时"/>
      <w:r>
        <w:rPr>
          <w:lang w:eastAsia="zh-CN"/>
        </w:rPr>
        <w:t>1.3 民办本科高校专业建设的实施原则（1.5课时）</w:t>
      </w:r>
      <w:bookmarkEnd w:id="7"/>
    </w:p>
    <w:p w14:paraId="48B1E35B">
      <w:pPr>
        <w:pStyle w:val="27"/>
        <w:numPr>
          <w:ilvl w:val="0"/>
          <w:numId w:val="4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“小而精”特色原则的落地策略：</w:t>
      </w:r>
    </w:p>
    <w:p w14:paraId="6B6BFDC9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避免“大而全”的专业设置误区（如盲目增设热门专业却缺乏资源支撑）；</w:t>
      </w:r>
    </w:p>
    <w:p w14:paraId="28F3FF28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聚焦1-2个核心方向打造优势（如计算机专业聚焦“工业软件应用”，汉语言文学专业聚焦“区域文化传播”）。</w:t>
      </w:r>
    </w:p>
    <w:p w14:paraId="3390742E">
      <w:pPr>
        <w:pStyle w:val="27"/>
        <w:numPr>
          <w:ilvl w:val="0"/>
          <w:numId w:val="4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依托区域资源的合作原则：</w:t>
      </w:r>
    </w:p>
    <w:p w14:paraId="47C5C999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与华南地区企业、行业协会的合作层级（浅层合作：讲座咨询；中层合作：课程共建；深层合作：人才共育）；</w:t>
      </w:r>
    </w:p>
    <w:p w14:paraId="09D3D7F7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合作资源的挖掘与维护（政府部门、校友企业、区域科研院所的联动）。</w:t>
      </w:r>
    </w:p>
    <w:p w14:paraId="1F10C8FE">
      <w:pPr>
        <w:pStyle w:val="27"/>
        <w:numPr>
          <w:ilvl w:val="0"/>
          <w:numId w:val="4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动态调整原则的执行机制：</w:t>
      </w:r>
    </w:p>
    <w:p w14:paraId="61FB7CD5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华南地区产业升级信息的收集渠道（行业协会通报、企业合作反馈、政策文件解读）；</w:t>
      </w:r>
    </w:p>
    <w:p w14:paraId="07F0D8F0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专业调整的决策流程（教师调研、专家论证、学校审批）。</w:t>
      </w:r>
    </w:p>
    <w:p w14:paraId="3DBF35B2">
      <w:pPr>
        <w:pStyle w:val="5"/>
        <w:rPr>
          <w:lang w:eastAsia="zh-CN"/>
        </w:rPr>
      </w:pPr>
      <w:bookmarkStart w:id="8" w:name="本章互动与答疑0.5课时"/>
      <w:r>
        <w:rPr>
          <w:lang w:eastAsia="zh-CN"/>
        </w:rPr>
        <w:t>本章互动与答疑（0.5课时）</w:t>
      </w:r>
      <w:bookmarkEnd w:id="8"/>
    </w:p>
    <w:p w14:paraId="6B7BC494">
      <w:pPr>
        <w:pStyle w:val="27"/>
        <w:numPr>
          <w:ilvl w:val="0"/>
          <w:numId w:val="5"/>
        </w:numPr>
        <w:tabs>
          <w:tab w:val="left" w:pos="0"/>
        </w:tabs>
        <w:rPr>
          <w:lang w:eastAsia="zh-CN"/>
        </w:rPr>
      </w:pPr>
      <w:r>
        <w:rPr>
          <w:lang w:eastAsia="zh-CN"/>
        </w:rPr>
        <w:t>青年教师结合所在专业，分享定位困惑与区域资源对接难点；</w:t>
      </w:r>
    </w:p>
    <w:p w14:paraId="06315695">
      <w:pPr>
        <w:pStyle w:val="27"/>
        <w:numPr>
          <w:ilvl w:val="0"/>
          <w:numId w:val="5"/>
        </w:numPr>
        <w:tabs>
          <w:tab w:val="left" w:pos="0"/>
        </w:tabs>
        <w:rPr>
          <w:lang w:eastAsia="zh-CN"/>
        </w:rPr>
      </w:pPr>
      <w:r>
        <w:rPr>
          <w:lang w:eastAsia="zh-CN"/>
        </w:rPr>
        <w:t>讲师针对问题提供针对性建议，交流典型案例解决方案。</w:t>
      </w:r>
    </w:p>
    <w:p w14:paraId="2DD34C8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E2A9116">
      <w:pPr>
        <w:pStyle w:val="4"/>
        <w:rPr>
          <w:lang w:eastAsia="zh-CN"/>
        </w:rPr>
      </w:pPr>
      <w:bookmarkStart w:id="9" w:name="第二章-obe导向的人才培养模式创新4课时"/>
      <w:r>
        <w:rPr>
          <w:lang w:eastAsia="zh-CN"/>
        </w:rPr>
        <w:t>第二章 OBE导向的人才培养模式创新（12课时）</w:t>
      </w:r>
      <w:bookmarkEnd w:id="9"/>
    </w:p>
    <w:p w14:paraId="620CB083">
      <w:pPr>
        <w:pStyle w:val="5"/>
        <w:rPr>
          <w:ins w:id="7" w:author="第二梦" w:date="2026-03-14T09:12:22Z"/>
          <w:lang w:eastAsia="zh-CN"/>
        </w:rPr>
      </w:pPr>
      <w:bookmarkStart w:id="10" w:name="基于区域产业需求的订单式培养模式1.5课时"/>
      <w:r>
        <w:rPr>
          <w:lang w:eastAsia="zh-CN"/>
        </w:rPr>
        <w:t>2.1 基于区域产业需求的“订单式”培养模式（4课时）</w:t>
      </w:r>
      <w:bookmarkEnd w:id="10"/>
    </w:p>
    <w:p w14:paraId="761E76C1">
      <w:pPr>
        <w:pStyle w:val="3"/>
        <w:rPr>
          <w:del w:id="8" w:author="第二梦" w:date="2026-03-14T09:13:55Z"/>
          <w:rFonts w:hint="default"/>
          <w:lang w:val="en-US" w:eastAsia="zh-CN"/>
        </w:rPr>
      </w:pPr>
    </w:p>
    <w:p w14:paraId="1BDC8249">
      <w:pPr>
        <w:pStyle w:val="27"/>
        <w:numPr>
          <w:ilvl w:val="0"/>
          <w:numId w:val="6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订单式培养的核心逻辑：</w:t>
      </w:r>
      <w:r>
        <w:rPr>
          <w:lang w:eastAsia="zh-CN"/>
        </w:rPr>
        <w:t xml:space="preserve"> 校企协同确定培养目标、共同设计培养方案，实现“招生即招工、毕业即就业”。</w:t>
      </w:r>
    </w:p>
    <w:p w14:paraId="757EE52F">
      <w:pPr>
        <w:pStyle w:val="27"/>
        <w:numPr>
          <w:ilvl w:val="0"/>
          <w:numId w:val="6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华南地区订单式培养的实施流程详解：</w:t>
      </w:r>
    </w:p>
    <w:p w14:paraId="202B44E5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企业选拔：联合企业制定选拔标准（学业成绩、实践意愿、职业素养），面试组织与学生筛选技巧；</w:t>
      </w:r>
    </w:p>
    <w:p w14:paraId="36FED2BE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课程定制：嵌入企业核心技术课程、职业素养课程（如企业文化、岗位规范），课程学分与企业培训认证互认；</w:t>
      </w:r>
    </w:p>
    <w:p w14:paraId="68E79CC9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实习就业：实习岗位安排、实习过程管理、实习考核与就业衔接机制。</w:t>
      </w:r>
    </w:p>
    <w:p w14:paraId="1876BC17">
      <w:pPr>
        <w:pStyle w:val="27"/>
        <w:numPr>
          <w:ilvl w:val="0"/>
          <w:numId w:val="6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民办本科订单式模式的风险防控：</w:t>
      </w:r>
    </w:p>
    <w:p w14:paraId="1E1A7581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企业合作稳定性风险：签订长期合作协议、建立多企业备选库、明确双方权利义务；</w:t>
      </w:r>
    </w:p>
    <w:p w14:paraId="781AA3B6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学生岗位适配风险：前期职业规划指导、实习过程动态调整、跨岗位轮岗机制；</w:t>
      </w:r>
    </w:p>
    <w:p w14:paraId="310772C1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教学质量管控风险：企业师资教学能力培训、校企联合督导教学过程。</w:t>
      </w:r>
    </w:p>
    <w:p w14:paraId="05CA36D9">
      <w:pPr>
        <w:pStyle w:val="27"/>
        <w:numPr>
          <w:ilvl w:val="0"/>
          <w:numId w:val="6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案例分析：</w:t>
      </w:r>
      <w:r>
        <w:rPr>
          <w:lang w:eastAsia="zh-CN"/>
        </w:rPr>
        <w:t xml:space="preserve"> 华南民办高校与珠三角制造企业、粤东海洋企业订单式培养的成功案例与失败教训。</w:t>
      </w:r>
    </w:p>
    <w:p w14:paraId="39A6E96A">
      <w:pPr>
        <w:pStyle w:val="5"/>
        <w:rPr>
          <w:lang w:eastAsia="zh-CN"/>
        </w:rPr>
      </w:pPr>
      <w:bookmarkStart w:id="11" w:name="基于实践能力的工学交替培养模式1.5课时"/>
      <w:r>
        <w:rPr>
          <w:lang w:eastAsia="zh-CN"/>
        </w:rPr>
        <w:t>2.2 基于实践能力的“工学交替”培养模式（4课时）</w:t>
      </w:r>
      <w:bookmarkEnd w:id="11"/>
    </w:p>
    <w:p w14:paraId="53556564">
      <w:pPr>
        <w:pStyle w:val="27"/>
        <w:numPr>
          <w:ilvl w:val="0"/>
          <w:numId w:val="7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工学交替的核心价值：</w:t>
      </w:r>
      <w:r>
        <w:rPr>
          <w:lang w:eastAsia="zh-CN"/>
        </w:rPr>
        <w:t xml:space="preserve"> 打破理论与实践壁垒，提升学生岗位适应能力与解决实际问题的能力。</w:t>
      </w:r>
    </w:p>
    <w:p w14:paraId="0E1F9E06">
      <w:pPr>
        <w:pStyle w:val="27"/>
        <w:numPr>
          <w:ilvl w:val="0"/>
          <w:numId w:val="7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时间安排的灵活适配方案（适配民办高校教学节奏）：</w:t>
      </w:r>
    </w:p>
    <w:p w14:paraId="6DFE06D9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学期内交替：“2+1”模式（2周理论教学+1周企业实践）、“集中实践周”嵌入模式；</w:t>
      </w:r>
    </w:p>
    <w:p w14:paraId="4559954A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寒暑假交替：短期集中实习（4-6周）、分段式实习（寒暑假各2-3周）；</w:t>
      </w:r>
    </w:p>
    <w:p w14:paraId="18C10570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不同专业的时间安排差异（工科、文科、经管类专业的实践周期适配）。</w:t>
      </w:r>
    </w:p>
    <w:p w14:paraId="3FFA4D17">
      <w:pPr>
        <w:pStyle w:val="27"/>
        <w:numPr>
          <w:ilvl w:val="0"/>
          <w:numId w:val="7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内容设计的关键：</w:t>
      </w:r>
      <w:r>
        <w:rPr>
          <w:lang w:eastAsia="zh-CN"/>
        </w:rPr>
        <w:t xml:space="preserve"> 与学习成果对应的企业实践任务开发；</w:t>
      </w:r>
    </w:p>
    <w:p w14:paraId="006C3610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实践任务与课程知识点的对应表设计（如机械专业“零件加工”任务对应“机械制造技术”课程）；</w:t>
      </w:r>
    </w:p>
    <w:p w14:paraId="5262BAF5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企业实践任务的难度梯度（基础认知型→技能操作型→综合设计型）；</w:t>
      </w:r>
    </w:p>
    <w:p w14:paraId="30AB3D38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实践任务书的规范编写（目标、内容、步骤、考核标准）。</w:t>
      </w:r>
    </w:p>
    <w:p w14:paraId="34586815">
      <w:pPr>
        <w:pStyle w:val="27"/>
        <w:numPr>
          <w:ilvl w:val="0"/>
          <w:numId w:val="7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管理与评价的协同机制：</w:t>
      </w:r>
    </w:p>
    <w:p w14:paraId="3E9DC632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学校与华南地区企业的责任划分（学校：学业指导、安全管理；企业：岗位培训、实践督导）；</w:t>
      </w:r>
    </w:p>
    <w:p w14:paraId="45C93A77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双导师制的实施（校内导师+企业导师的职责分工、沟通机制）；</w:t>
      </w:r>
    </w:p>
    <w:p w14:paraId="53D4B9F3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实践成绩的多元评价（企业导师打分、实践报告、技能考核的权重分配）。</w:t>
      </w:r>
    </w:p>
    <w:p w14:paraId="22EE8D80">
      <w:pPr>
        <w:pStyle w:val="5"/>
        <w:rPr>
          <w:lang w:eastAsia="zh-CN"/>
        </w:rPr>
      </w:pPr>
      <w:bookmarkStart w:id="12" w:name="基于区域文化的产教融合培养模式1课时"/>
      <w:r>
        <w:rPr>
          <w:lang w:eastAsia="zh-CN"/>
        </w:rPr>
        <w:t>2.3 基于区域文化的“产教融合”培养模式（4课时）</w:t>
      </w:r>
      <w:bookmarkEnd w:id="12"/>
    </w:p>
    <w:p w14:paraId="34B72265">
      <w:pPr>
        <w:pStyle w:val="27"/>
        <w:numPr>
          <w:ilvl w:val="0"/>
          <w:numId w:val="8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产教融合的资源整合路径（华南地区特色）：</w:t>
      </w:r>
    </w:p>
    <w:p w14:paraId="70AF4DB0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企业资源：技术、设备、师资、项目的引入方式；</w:t>
      </w:r>
    </w:p>
    <w:p w14:paraId="10444057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科研机构资源：联合科研项目、实验室共享、科研成果转化教学；</w:t>
      </w:r>
    </w:p>
    <w:p w14:paraId="2565168F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文化单位资源：区域文化（岭南文化、海洋文化）融入课程与实践（如文旅专业的区域文化研学、设计专业的地域文化创意项目）。</w:t>
      </w:r>
    </w:p>
    <w:p w14:paraId="321F3455">
      <w:pPr>
        <w:pStyle w:val="27"/>
        <w:numPr>
          <w:ilvl w:val="0"/>
          <w:numId w:val="8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产教融合的课程设计实操：</w:t>
      </w:r>
    </w:p>
    <w:p w14:paraId="7227662F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企业导师参与课程教学的形式（讲座、案例教学、项目指导）；</w:t>
      </w:r>
    </w:p>
    <w:p w14:paraId="6C8819F3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行业标准融入课程内容（如会计专业对接华南地区中小企业财务规范、物流专业对接跨境电商物流标准）；</w:t>
      </w:r>
    </w:p>
    <w:p w14:paraId="3C58694D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真实项目驱动教学：企业实际项目引入课堂，学生分组完成方案设计、实施与验收。</w:t>
      </w:r>
    </w:p>
    <w:p w14:paraId="26CC89B6">
      <w:pPr>
        <w:pStyle w:val="27"/>
        <w:numPr>
          <w:ilvl w:val="0"/>
          <w:numId w:val="8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民办本科产教融合的低成本实施路径：</w:t>
      </w:r>
    </w:p>
    <w:p w14:paraId="0FCBE3B0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短期合作：企业专家短期授课、企业参观研学、小型项目合作；</w:t>
      </w:r>
    </w:p>
    <w:p w14:paraId="1BEA7EE0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项目合作：联合申报政府产教融合项目、共同开展技术服务；</w:t>
      </w:r>
    </w:p>
    <w:p w14:paraId="0E122A19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资源置换：学校为企业提供员工培训、技术咨询，换取实践资源与就业渠道。</w:t>
      </w:r>
    </w:p>
    <w:p w14:paraId="69E5C8F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5A8072">
      <w:pPr>
        <w:pStyle w:val="4"/>
        <w:rPr>
          <w:lang w:eastAsia="zh-CN"/>
        </w:rPr>
      </w:pPr>
      <w:bookmarkStart w:id="13" w:name="第三章-obe导向的专业建设质量保障与持续改进4课时"/>
      <w:r>
        <w:rPr>
          <w:lang w:eastAsia="zh-CN"/>
        </w:rPr>
        <w:t>第三章 OBE导向的专业建设质量保障与持续改进（12课时）</w:t>
      </w:r>
      <w:bookmarkEnd w:id="13"/>
    </w:p>
    <w:p w14:paraId="3DFE6669">
      <w:pPr>
        <w:pStyle w:val="5"/>
        <w:rPr>
          <w:lang w:eastAsia="zh-CN"/>
        </w:rPr>
      </w:pPr>
      <w:bookmarkStart w:id="14" w:name="专业建设质量的核心评价指标1课时"/>
      <w:r>
        <w:rPr>
          <w:lang w:eastAsia="zh-CN"/>
        </w:rPr>
        <w:t>3.1 专业建设质量的核心评价指标（4课时）</w:t>
      </w:r>
      <w:bookmarkEnd w:id="14"/>
    </w:p>
    <w:p w14:paraId="63ABB18B">
      <w:pPr>
        <w:pStyle w:val="27"/>
        <w:numPr>
          <w:ilvl w:val="0"/>
          <w:numId w:val="9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毕业要求达成度的核心维度：</w:t>
      </w:r>
    </w:p>
    <w:p w14:paraId="4CC714CF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知识维度：专业核心知识的掌握程度（如理论考试、知识应用能力考核）；</w:t>
      </w:r>
    </w:p>
    <w:p w14:paraId="0C7637F2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能力维度：实践操作能力、问题解决能力、团队协作能力、创新能力（如技能竞赛、项目成果、实习表现）；</w:t>
      </w:r>
    </w:p>
    <w:p w14:paraId="2E4D0439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素养维度：职业素养、道德素养、区域文化认同（如企业评价、行为表现考核）。</w:t>
      </w:r>
    </w:p>
    <w:p w14:paraId="5BA7D938">
      <w:pPr>
        <w:pStyle w:val="27"/>
        <w:numPr>
          <w:ilvl w:val="0"/>
          <w:numId w:val="9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区域就业质量的评价标准：</w:t>
      </w:r>
    </w:p>
    <w:p w14:paraId="5145235E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就业率：毕业生在华南地区的初次就业率、年底就业率；</w:t>
      </w:r>
    </w:p>
    <w:p w14:paraId="646AA7CF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岗位匹配度：就业岗位与专业的相关性、薪资水平与行业平均水平对比；</w:t>
      </w:r>
    </w:p>
    <w:p w14:paraId="6AB4A828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就业稳定性：毕业生在华南地区企业的离职率、工作满1年/3年的留存率。</w:t>
      </w:r>
    </w:p>
    <w:p w14:paraId="2FA3FF51">
      <w:pPr>
        <w:pStyle w:val="27"/>
        <w:numPr>
          <w:ilvl w:val="0"/>
          <w:numId w:val="9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企业满意度的评价内容：</w:t>
      </w:r>
    </w:p>
    <w:p w14:paraId="418698C6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华南地区合作企业对毕业生的技能满意度（岗位所需技能的掌握程度）；</w:t>
      </w:r>
    </w:p>
    <w:p w14:paraId="639FAF4E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职业素养满意度（工作态度、沟通能力、团队协作、责任心）；</w:t>
      </w:r>
    </w:p>
    <w:p w14:paraId="00153934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发展潜力满意度（学习能力、适应能力、创新潜力）。</w:t>
      </w:r>
    </w:p>
    <w:p w14:paraId="494028A7">
      <w:pPr>
        <w:pStyle w:val="5"/>
        <w:rPr>
          <w:lang w:eastAsia="zh-CN"/>
        </w:rPr>
      </w:pPr>
      <w:bookmarkStart w:id="15" w:name="质量评价的实施方法民办高校适用1.5课时"/>
      <w:r>
        <w:rPr>
          <w:lang w:eastAsia="zh-CN"/>
        </w:rPr>
        <w:t>3.2 质量评价的实施方法（民办高校适用）</w:t>
      </w:r>
      <w:r>
        <w:rPr>
          <w:rFonts w:hint="eastAsia"/>
          <w:lang w:eastAsia="zh-CN"/>
        </w:rPr>
        <w:t>(</w:t>
      </w:r>
      <w:r>
        <w:rPr>
          <w:lang w:eastAsia="zh-CN"/>
        </w:rPr>
        <w:t>4</w:t>
      </w:r>
      <w:r>
        <w:rPr>
          <w:rFonts w:hint="eastAsia"/>
          <w:lang w:eastAsia="zh-CN"/>
        </w:rPr>
        <w:t>课时</w:t>
      </w:r>
      <w:r>
        <w:rPr>
          <w:lang w:eastAsia="zh-CN"/>
        </w:rPr>
        <w:t>)</w:t>
      </w:r>
      <w:bookmarkEnd w:id="15"/>
    </w:p>
    <w:p w14:paraId="3D646151">
      <w:pPr>
        <w:pStyle w:val="27"/>
        <w:numPr>
          <w:ilvl w:val="0"/>
          <w:numId w:val="10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毕业要求达成度评价的简易流程与工具：</w:t>
      </w:r>
    </w:p>
    <w:p w14:paraId="4EF62EF3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流程：明确毕业要求→分解评价指标→选择评价方式→收集数据→分析达成情况；</w:t>
      </w:r>
    </w:p>
    <w:p w14:paraId="557407E7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工具：课程考核成绩分析表、实践环节评价表、技能测试评分标准、学生自我评估问卷；</w:t>
      </w:r>
    </w:p>
    <w:p w14:paraId="5F600AC6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民办高校低成本实施技巧：利用现有教学管理系统收集数据、简化评价指标（聚焦核心要求）。</w:t>
      </w:r>
    </w:p>
    <w:p w14:paraId="028A3051">
      <w:pPr>
        <w:pStyle w:val="27"/>
        <w:numPr>
          <w:ilvl w:val="0"/>
          <w:numId w:val="10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毕业生跟踪调查的低成本方式：</w:t>
      </w:r>
    </w:p>
    <w:p w14:paraId="0A6C3380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线上问卷：设计针对性问卷（就业情况、知识能力应用、对学校教学的建议），通过微信、QQ群发放；</w:t>
      </w:r>
    </w:p>
    <w:p w14:paraId="74005F16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校友群互动：定期在</w:t>
      </w:r>
      <w:r>
        <w:rPr>
          <w:rFonts w:hint="eastAsia"/>
          <w:lang w:eastAsia="zh-CN"/>
        </w:rPr>
        <w:t>微信</w:t>
      </w:r>
      <w:r>
        <w:rPr>
          <w:lang w:eastAsia="zh-CN"/>
        </w:rPr>
        <w:t>群发布调研话题、收集反馈，开展小型线上座谈会；</w:t>
      </w:r>
    </w:p>
    <w:p w14:paraId="4D4CB88E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企业走访：联合区域企业合作单位，批量收集毕业生工作表现反馈，降低单独走访成本。</w:t>
      </w:r>
    </w:p>
    <w:p w14:paraId="13510DF5">
      <w:pPr>
        <w:pStyle w:val="27"/>
        <w:numPr>
          <w:ilvl w:val="0"/>
          <w:numId w:val="10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华南地区企业反馈的收集与分析机制：</w:t>
      </w:r>
    </w:p>
    <w:p w14:paraId="279138D6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反馈收集渠道：企业座谈会（每学期/每学年1次）、线上反馈表单（企业随时提交）、双导师沟通（企业导师定期反馈）；</w:t>
      </w:r>
    </w:p>
    <w:p w14:paraId="093E3280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反馈分析方法：分类整理反馈意见（技能类、素养类、教学改进类）、统计高频问题、定位核心改进点；</w:t>
      </w:r>
    </w:p>
    <w:p w14:paraId="32241A4A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反馈结果共享：建立企业反馈数据库，向专业教师、教学管理部门同步，为改进提供依据。</w:t>
      </w:r>
    </w:p>
    <w:p w14:paraId="2E114ECB">
      <w:pPr>
        <w:pStyle w:val="5"/>
        <w:rPr>
          <w:lang w:eastAsia="zh-CN"/>
        </w:rPr>
      </w:pPr>
      <w:bookmarkStart w:id="16" w:name="专业建设的持续改进机制1.5课时"/>
      <w:r>
        <w:rPr>
          <w:lang w:eastAsia="zh-CN"/>
        </w:rPr>
        <w:t>3.3 专业建设的持续改进机制</w:t>
      </w:r>
      <w:r>
        <w:rPr>
          <w:rFonts w:hint="eastAsia"/>
          <w:lang w:eastAsia="zh-CN"/>
        </w:rPr>
        <w:t>（4课时）</w:t>
      </w:r>
      <w:bookmarkEnd w:id="16"/>
    </w:p>
    <w:p w14:paraId="69088747">
      <w:pPr>
        <w:pStyle w:val="27"/>
        <w:numPr>
          <w:ilvl w:val="0"/>
          <w:numId w:val="11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基于评价结果的调整优化：</w:t>
      </w:r>
    </w:p>
    <w:p w14:paraId="073A9E37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专业定位调整：若区域就业岗位匹配度低，重新调研产业需求，优化专业核心方向；</w:t>
      </w:r>
    </w:p>
    <w:p w14:paraId="6ED45B46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培养模式调整：若企业反馈毕业生实践能力不足，增加工学交替时长、优化实践任务设计；</w:t>
      </w:r>
    </w:p>
    <w:p w14:paraId="63BE8E94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案例：华南某民办高校根据企业反馈，将“跨境电商”专业的实践课时占比从30%提升至45%。</w:t>
      </w:r>
    </w:p>
    <w:p w14:paraId="2070B13D">
      <w:pPr>
        <w:pStyle w:val="27"/>
        <w:numPr>
          <w:ilvl w:val="0"/>
          <w:numId w:val="11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基于华南地区产业升级的更新机制：</w:t>
      </w:r>
    </w:p>
    <w:p w14:paraId="1E4C3319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课程体系更新：跟踪区域新兴产业技术（如智能制造中的工业机器人技术、海洋经济中的生态养殖技术），新增相关课程模块；</w:t>
      </w:r>
    </w:p>
    <w:p w14:paraId="6C5119ED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实践环节更新：与产业升级同步，调整实习岗位、实践项目（如从传统制造实习转向智能生产线操作实习）；</w:t>
      </w:r>
    </w:p>
    <w:p w14:paraId="7E5C7CC0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更新周期：每1-2年开展1次产业需求调研，每2-3年完成1次课程体系与实践环节优化。</w:t>
      </w:r>
    </w:p>
    <w:p w14:paraId="3D2AC211">
      <w:pPr>
        <w:pStyle w:val="27"/>
        <w:numPr>
          <w:ilvl w:val="0"/>
          <w:numId w:val="11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基于学校资源变化的配置优化：</w:t>
      </w:r>
    </w:p>
    <w:p w14:paraId="2C63EACE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师资配置：根据专业调整方向，培养或引进对应领域教师，优先选拔有华南地区企业工作经验的师资；</w:t>
      </w:r>
    </w:p>
    <w:p w14:paraId="1033B881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设备配置：聚焦核心实践能力，优先更新区域产业常用设备，通过校企共享减少重复采购；</w:t>
      </w:r>
    </w:p>
    <w:p w14:paraId="2B39F446">
      <w:pPr>
        <w:pStyle w:val="27"/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资源整合：若学校新增合作企业资源，及时拓展实践基地、优化订单式培养合作；若资源缩减，聚焦核心优势方向，整合现有资源。</w:t>
      </w:r>
    </w:p>
    <w:p w14:paraId="695CD8E0">
      <w:pPr>
        <w:pStyle w:val="5"/>
        <w:rPr>
          <w:lang w:eastAsia="zh-CN"/>
        </w:rPr>
      </w:pPr>
      <w:bookmarkStart w:id="17" w:name="本章互动与实操练习0.5课时"/>
      <w:r>
        <w:rPr>
          <w:lang w:eastAsia="zh-CN"/>
        </w:rPr>
        <w:t>本章互动与实操练习（0.5课时）</w:t>
      </w:r>
      <w:bookmarkEnd w:id="17"/>
    </w:p>
    <w:p w14:paraId="29F8F31A">
      <w:pPr>
        <w:pStyle w:val="27"/>
        <w:numPr>
          <w:ilvl w:val="0"/>
          <w:numId w:val="12"/>
        </w:numPr>
        <w:tabs>
          <w:tab w:val="left" w:pos="0"/>
        </w:tabs>
        <w:rPr>
          <w:lang w:eastAsia="zh-CN"/>
        </w:rPr>
      </w:pPr>
      <w:r>
        <w:rPr>
          <w:lang w:eastAsia="zh-CN"/>
        </w:rPr>
        <w:t>分组设计所在专业的核心评价指标（毕业要求达成度、区域就业质量、企业满意度）；</w:t>
      </w:r>
    </w:p>
    <w:p w14:paraId="4E92EB3C">
      <w:pPr>
        <w:pStyle w:val="27"/>
        <w:numPr>
          <w:ilvl w:val="0"/>
          <w:numId w:val="12"/>
        </w:numPr>
        <w:tabs>
          <w:tab w:val="left" w:pos="0"/>
        </w:tabs>
        <w:rPr>
          <w:lang w:eastAsia="zh-CN"/>
        </w:rPr>
      </w:pPr>
      <w:r>
        <w:rPr>
          <w:lang w:eastAsia="zh-CN"/>
        </w:rPr>
        <w:t>针对某一评价指标，设计低成本的实施方法，小组展示并交流。</w:t>
      </w:r>
    </w:p>
    <w:p w14:paraId="75573EE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140EAA">
      <w:pPr>
        <w:pStyle w:val="4"/>
      </w:pPr>
      <w:bookmarkStart w:id="18" w:name="总结与交流1课时"/>
      <w:r>
        <w:t>总结与交流（1课时）</w:t>
      </w:r>
      <w:bookmarkEnd w:id="18"/>
    </w:p>
    <w:p w14:paraId="2F8349D4">
      <w:pPr>
        <w:pStyle w:val="27"/>
        <w:numPr>
          <w:ilvl w:val="0"/>
          <w:numId w:val="13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培训核心内容回顾：</w:t>
      </w:r>
      <w:r>
        <w:rPr>
          <w:lang w:eastAsia="zh-CN"/>
        </w:rPr>
        <w:t xml:space="preserve"> OBE理念落地的关键环节、民办本科高校的特色路径、华南地区产业对接的核心要点；</w:t>
      </w:r>
    </w:p>
    <w:p w14:paraId="5AB41B16">
      <w:pPr>
        <w:pStyle w:val="27"/>
        <w:numPr>
          <w:ilvl w:val="0"/>
          <w:numId w:val="13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青年教师提问与交流：</w:t>
      </w:r>
      <w:r>
        <w:rPr>
          <w:lang w:eastAsia="zh-CN"/>
        </w:rPr>
        <w:t xml:space="preserve"> 分享培训收获、提出实际工作中的困惑，讲师与学员共同探讨解决方案；</w:t>
      </w:r>
    </w:p>
    <w:p w14:paraId="4A80095C">
      <w:pPr>
        <w:pStyle w:val="27"/>
        <w:numPr>
          <w:ilvl w:val="0"/>
          <w:numId w:val="13"/>
        </w:numPr>
        <w:tabs>
          <w:tab w:val="left" w:pos="0"/>
        </w:tabs>
        <w:rPr>
          <w:lang w:eastAsia="zh-CN"/>
        </w:rPr>
      </w:pPr>
      <w:r>
        <w:rPr>
          <w:b/>
          <w:lang w:eastAsia="zh-CN"/>
        </w:rPr>
        <w:t>后续工作建议：</w:t>
      </w:r>
      <w:r>
        <w:rPr>
          <w:lang w:eastAsia="zh-CN"/>
        </w:rPr>
        <w:t xml:space="preserve"> 结合本校实际，制定所在专业的OBE建设推进计划（短期目标、中长期目标、具体行动步骤）。</w:t>
      </w:r>
    </w:p>
    <w:p w14:paraId="2CF3FD9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555F28">
      <w:pPr>
        <w:pStyle w:val="4"/>
      </w:pPr>
      <w:bookmarkStart w:id="19" w:name="课时分配总表"/>
      <w:r>
        <w:t>课时分配总表</w:t>
      </w:r>
      <w:bookmarkEnd w:id="19"/>
    </w:p>
    <w:tbl>
      <w:tblPr>
        <w:tblStyle w:val="31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3672"/>
        <w:gridCol w:w="3214"/>
      </w:tblGrid>
      <w:tr w14:paraId="141DA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1304352">
            <w:pPr>
              <w:pStyle w:val="27"/>
            </w:pPr>
            <w:r>
              <w:t>章节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39366B4">
            <w:pPr>
              <w:pStyle w:val="27"/>
            </w:pPr>
            <w:r>
              <w:t>核心内容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8D7A690">
            <w:pPr>
              <w:pStyle w:val="27"/>
            </w:pPr>
            <w:r>
              <w:t>课时分配</w:t>
            </w:r>
          </w:p>
        </w:tc>
      </w:tr>
      <w:tr w14:paraId="76F22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4412CF">
            <w:pPr>
              <w:pStyle w:val="27"/>
            </w:pPr>
            <w:r>
              <w:rPr>
                <w:b/>
              </w:rPr>
              <w:t>第一章</w:t>
            </w:r>
          </w:p>
        </w:tc>
        <w:tc>
          <w:tcPr>
            <w:tcW w:w="0" w:type="auto"/>
          </w:tcPr>
          <w:p w14:paraId="3B926AFD">
            <w:pPr>
              <w:pStyle w:val="27"/>
              <w:rPr>
                <w:lang w:eastAsia="zh-CN"/>
              </w:rPr>
            </w:pPr>
            <w:r>
              <w:rPr>
                <w:b/>
                <w:lang w:eastAsia="zh-CN"/>
              </w:rPr>
              <w:t>OBE导向的专业建设核心框架</w:t>
            </w:r>
          </w:p>
        </w:tc>
        <w:tc>
          <w:tcPr>
            <w:tcW w:w="0" w:type="auto"/>
          </w:tcPr>
          <w:p w14:paraId="7B1F32F0">
            <w:pPr>
              <w:pStyle w:val="27"/>
            </w:pPr>
            <w:r>
              <w:rPr>
                <w:b/>
              </w:rPr>
              <w:t>3课时</w:t>
            </w:r>
          </w:p>
        </w:tc>
      </w:tr>
      <w:tr w14:paraId="6E57A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173E24">
            <w:pPr>
              <w:pStyle w:val="27"/>
            </w:pPr>
            <w:r>
              <w:t>1.1</w:t>
            </w:r>
          </w:p>
        </w:tc>
        <w:tc>
          <w:tcPr>
            <w:tcW w:w="0" w:type="auto"/>
          </w:tcPr>
          <w:p w14:paraId="6DB7D566">
            <w:pPr>
              <w:pStyle w:val="27"/>
              <w:rPr>
                <w:lang w:eastAsia="zh-CN"/>
              </w:rPr>
            </w:pPr>
            <w:r>
              <w:rPr>
                <w:lang w:eastAsia="zh-CN"/>
              </w:rPr>
              <w:t>专业建设与OBE理念的整体关联</w:t>
            </w:r>
          </w:p>
        </w:tc>
        <w:tc>
          <w:tcPr>
            <w:tcW w:w="0" w:type="auto"/>
          </w:tcPr>
          <w:p w14:paraId="4082A097">
            <w:pPr>
              <w:pStyle w:val="27"/>
            </w:pPr>
            <w:r>
              <w:t>1课时</w:t>
            </w:r>
          </w:p>
        </w:tc>
      </w:tr>
      <w:tr w14:paraId="747ED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E7588B">
            <w:pPr>
              <w:pStyle w:val="27"/>
            </w:pPr>
            <w:r>
              <w:t>1.2</w:t>
            </w:r>
          </w:p>
        </w:tc>
        <w:tc>
          <w:tcPr>
            <w:tcW w:w="0" w:type="auto"/>
          </w:tcPr>
          <w:p w14:paraId="4D3C88AA">
            <w:pPr>
              <w:pStyle w:val="27"/>
              <w:rPr>
                <w:lang w:eastAsia="zh-CN"/>
              </w:rPr>
            </w:pPr>
            <w:r>
              <w:rPr>
                <w:lang w:eastAsia="zh-CN"/>
              </w:rPr>
              <w:t>OBE导向的专业建设核心内容</w:t>
            </w:r>
          </w:p>
        </w:tc>
        <w:tc>
          <w:tcPr>
            <w:tcW w:w="0" w:type="auto"/>
          </w:tcPr>
          <w:p w14:paraId="2653B621">
            <w:pPr>
              <w:pStyle w:val="27"/>
            </w:pPr>
            <w:r>
              <w:t>1课时</w:t>
            </w:r>
          </w:p>
        </w:tc>
      </w:tr>
      <w:tr w14:paraId="0C79E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259AFC">
            <w:pPr>
              <w:pStyle w:val="27"/>
            </w:pPr>
            <w:r>
              <w:t>1.3</w:t>
            </w:r>
          </w:p>
        </w:tc>
        <w:tc>
          <w:tcPr>
            <w:tcW w:w="0" w:type="auto"/>
          </w:tcPr>
          <w:p w14:paraId="5AB78EC9">
            <w:pPr>
              <w:pStyle w:val="27"/>
            </w:pPr>
            <w:r>
              <w:t>实施原则+互动答疑</w:t>
            </w:r>
          </w:p>
        </w:tc>
        <w:tc>
          <w:tcPr>
            <w:tcW w:w="0" w:type="auto"/>
          </w:tcPr>
          <w:p w14:paraId="4EED9BAC">
            <w:pPr>
              <w:pStyle w:val="27"/>
            </w:pPr>
            <w:r>
              <w:t>1课时（含0.5课时答疑）</w:t>
            </w:r>
          </w:p>
        </w:tc>
      </w:tr>
      <w:tr w14:paraId="36097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FEDEEA">
            <w:pPr>
              <w:pStyle w:val="27"/>
            </w:pPr>
            <w:r>
              <w:rPr>
                <w:b/>
              </w:rPr>
              <w:t>第二章</w:t>
            </w:r>
          </w:p>
        </w:tc>
        <w:tc>
          <w:tcPr>
            <w:tcW w:w="0" w:type="auto"/>
          </w:tcPr>
          <w:p w14:paraId="3BBA7892">
            <w:pPr>
              <w:pStyle w:val="27"/>
              <w:rPr>
                <w:lang w:eastAsia="zh-CN"/>
              </w:rPr>
            </w:pPr>
            <w:r>
              <w:rPr>
                <w:b/>
                <w:lang w:eastAsia="zh-CN"/>
              </w:rPr>
              <w:t>OBE导向的人才培养模式创新</w:t>
            </w:r>
          </w:p>
        </w:tc>
        <w:tc>
          <w:tcPr>
            <w:tcW w:w="0" w:type="auto"/>
          </w:tcPr>
          <w:p w14:paraId="7BB05067">
            <w:pPr>
              <w:pStyle w:val="27"/>
            </w:pPr>
            <w:r>
              <w:rPr>
                <w:b/>
              </w:rPr>
              <w:t>4课时</w:t>
            </w:r>
          </w:p>
        </w:tc>
      </w:tr>
      <w:tr w14:paraId="00819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411638">
            <w:pPr>
              <w:pStyle w:val="27"/>
            </w:pPr>
            <w:r>
              <w:t>2.1</w:t>
            </w:r>
          </w:p>
        </w:tc>
        <w:tc>
          <w:tcPr>
            <w:tcW w:w="0" w:type="auto"/>
          </w:tcPr>
          <w:p w14:paraId="6FFE2B2C">
            <w:pPr>
              <w:pStyle w:val="27"/>
            </w:pPr>
            <w:r>
              <w:t>订单式培养模式</w:t>
            </w:r>
          </w:p>
        </w:tc>
        <w:tc>
          <w:tcPr>
            <w:tcW w:w="0" w:type="auto"/>
          </w:tcPr>
          <w:p w14:paraId="04CB261B">
            <w:pPr>
              <w:pStyle w:val="27"/>
            </w:pPr>
            <w:r>
              <w:t>1.5课时</w:t>
            </w:r>
          </w:p>
        </w:tc>
      </w:tr>
      <w:tr w14:paraId="49EBC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3DE25D">
            <w:pPr>
              <w:pStyle w:val="27"/>
            </w:pPr>
            <w:r>
              <w:t>2.2</w:t>
            </w:r>
          </w:p>
        </w:tc>
        <w:tc>
          <w:tcPr>
            <w:tcW w:w="0" w:type="auto"/>
          </w:tcPr>
          <w:p w14:paraId="6C21CB32">
            <w:pPr>
              <w:pStyle w:val="27"/>
            </w:pPr>
            <w:r>
              <w:t>工学交替培养模式</w:t>
            </w:r>
          </w:p>
        </w:tc>
        <w:tc>
          <w:tcPr>
            <w:tcW w:w="0" w:type="auto"/>
          </w:tcPr>
          <w:p w14:paraId="677D3875">
            <w:pPr>
              <w:pStyle w:val="27"/>
            </w:pPr>
            <w:r>
              <w:t>1.5课时</w:t>
            </w:r>
          </w:p>
        </w:tc>
      </w:tr>
      <w:tr w14:paraId="366BF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9779C6">
            <w:pPr>
              <w:pStyle w:val="27"/>
            </w:pPr>
            <w:r>
              <w:t>2.3</w:t>
            </w:r>
          </w:p>
        </w:tc>
        <w:tc>
          <w:tcPr>
            <w:tcW w:w="0" w:type="auto"/>
          </w:tcPr>
          <w:p w14:paraId="4F278E1A">
            <w:pPr>
              <w:pStyle w:val="27"/>
            </w:pPr>
            <w:r>
              <w:t>产教融合培养模式</w:t>
            </w:r>
          </w:p>
        </w:tc>
        <w:tc>
          <w:tcPr>
            <w:tcW w:w="0" w:type="auto"/>
          </w:tcPr>
          <w:p w14:paraId="3B8347F3">
            <w:pPr>
              <w:pStyle w:val="27"/>
            </w:pPr>
            <w:r>
              <w:t>1课时</w:t>
            </w:r>
          </w:p>
        </w:tc>
      </w:tr>
      <w:tr w14:paraId="12170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6AC7A6">
            <w:pPr>
              <w:pStyle w:val="27"/>
            </w:pPr>
            <w:r>
              <w:rPr>
                <w:b/>
              </w:rPr>
              <w:t>第三章</w:t>
            </w:r>
          </w:p>
        </w:tc>
        <w:tc>
          <w:tcPr>
            <w:tcW w:w="0" w:type="auto"/>
          </w:tcPr>
          <w:p w14:paraId="067A29F0">
            <w:pPr>
              <w:pStyle w:val="27"/>
            </w:pPr>
            <w:r>
              <w:rPr>
                <w:b/>
              </w:rPr>
              <w:t>质量保障与持续改进</w:t>
            </w:r>
          </w:p>
        </w:tc>
        <w:tc>
          <w:tcPr>
            <w:tcW w:w="0" w:type="auto"/>
          </w:tcPr>
          <w:p w14:paraId="17A78E9E">
            <w:pPr>
              <w:pStyle w:val="27"/>
            </w:pPr>
            <w:r>
              <w:rPr>
                <w:b/>
              </w:rPr>
              <w:t>4课时</w:t>
            </w:r>
          </w:p>
        </w:tc>
      </w:tr>
      <w:tr w14:paraId="2AF12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7110E2">
            <w:pPr>
              <w:pStyle w:val="27"/>
            </w:pPr>
            <w:r>
              <w:t>3.1</w:t>
            </w:r>
          </w:p>
        </w:tc>
        <w:tc>
          <w:tcPr>
            <w:tcW w:w="0" w:type="auto"/>
          </w:tcPr>
          <w:p w14:paraId="67A17714">
            <w:pPr>
              <w:pStyle w:val="27"/>
            </w:pPr>
            <w:r>
              <w:t>核心评价指标</w:t>
            </w:r>
          </w:p>
        </w:tc>
        <w:tc>
          <w:tcPr>
            <w:tcW w:w="0" w:type="auto"/>
          </w:tcPr>
          <w:p w14:paraId="38623752">
            <w:pPr>
              <w:pStyle w:val="27"/>
            </w:pPr>
            <w:r>
              <w:t>1课时</w:t>
            </w:r>
          </w:p>
        </w:tc>
      </w:tr>
      <w:tr w14:paraId="08054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19ADB0">
            <w:pPr>
              <w:pStyle w:val="27"/>
            </w:pPr>
            <w:r>
              <w:t>3.2</w:t>
            </w:r>
          </w:p>
        </w:tc>
        <w:tc>
          <w:tcPr>
            <w:tcW w:w="0" w:type="auto"/>
          </w:tcPr>
          <w:p w14:paraId="7428F76D">
            <w:pPr>
              <w:pStyle w:val="27"/>
            </w:pPr>
            <w:r>
              <w:t>实施方法</w:t>
            </w:r>
          </w:p>
        </w:tc>
        <w:tc>
          <w:tcPr>
            <w:tcW w:w="0" w:type="auto"/>
          </w:tcPr>
          <w:p w14:paraId="62A8FD2B">
            <w:pPr>
              <w:pStyle w:val="27"/>
            </w:pPr>
            <w:r>
              <w:t>1.5课时</w:t>
            </w:r>
          </w:p>
        </w:tc>
      </w:tr>
      <w:tr w14:paraId="78DE8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EABFCF">
            <w:pPr>
              <w:pStyle w:val="27"/>
            </w:pPr>
            <w:r>
              <w:t>3.3</w:t>
            </w:r>
          </w:p>
        </w:tc>
        <w:tc>
          <w:tcPr>
            <w:tcW w:w="0" w:type="auto"/>
          </w:tcPr>
          <w:p w14:paraId="41CD5479">
            <w:pPr>
              <w:pStyle w:val="27"/>
              <w:rPr>
                <w:lang w:eastAsia="zh-CN"/>
              </w:rPr>
            </w:pPr>
            <w:r>
              <w:rPr>
                <w:lang w:eastAsia="zh-CN"/>
              </w:rPr>
              <w:t>持续改进机制+实操练习</w:t>
            </w:r>
          </w:p>
        </w:tc>
        <w:tc>
          <w:tcPr>
            <w:tcW w:w="0" w:type="auto"/>
          </w:tcPr>
          <w:p w14:paraId="7D2E6B7D">
            <w:pPr>
              <w:pStyle w:val="27"/>
            </w:pPr>
            <w:r>
              <w:t>1.5课时（含0.5课时实操）</w:t>
            </w:r>
          </w:p>
        </w:tc>
      </w:tr>
      <w:tr w14:paraId="5D3BF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5A67C1">
            <w:pPr>
              <w:pStyle w:val="27"/>
            </w:pPr>
            <w:r>
              <w:rPr>
                <w:b/>
              </w:rPr>
              <w:t>总结与交流</w:t>
            </w:r>
          </w:p>
        </w:tc>
        <w:tc>
          <w:tcPr>
            <w:tcW w:w="0" w:type="auto"/>
          </w:tcPr>
          <w:p w14:paraId="034B1396">
            <w:pPr>
              <w:pStyle w:val="27"/>
              <w:rPr>
                <w:lang w:eastAsia="zh-CN"/>
              </w:rPr>
            </w:pPr>
            <w:r>
              <w:rPr>
                <w:b/>
                <w:lang w:eastAsia="zh-CN"/>
              </w:rPr>
              <w:t>核心回顾、问题解答、工作建议</w:t>
            </w:r>
          </w:p>
        </w:tc>
        <w:tc>
          <w:tcPr>
            <w:tcW w:w="0" w:type="auto"/>
          </w:tcPr>
          <w:p w14:paraId="723B0501">
            <w:pPr>
              <w:pStyle w:val="27"/>
            </w:pPr>
            <w:r>
              <w:rPr>
                <w:b/>
              </w:rPr>
              <w:t>1课时</w:t>
            </w:r>
          </w:p>
        </w:tc>
      </w:tr>
      <w:tr w14:paraId="71730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2517E2">
            <w:pPr>
              <w:pStyle w:val="27"/>
            </w:pPr>
            <w:r>
              <w:rPr>
                <w:b/>
              </w:rPr>
              <w:t>总计</w:t>
            </w:r>
          </w:p>
        </w:tc>
        <w:tc>
          <w:tcPr>
            <w:tcW w:w="0" w:type="auto"/>
          </w:tcPr>
          <w:p w14:paraId="6712218D">
            <w:pPr>
              <w:pStyle w:val="27"/>
            </w:pPr>
            <w:r>
              <w:rPr>
                <w:b/>
              </w:rPr>
              <w:t>-</w:t>
            </w:r>
          </w:p>
        </w:tc>
        <w:tc>
          <w:tcPr>
            <w:tcW w:w="0" w:type="auto"/>
          </w:tcPr>
          <w:p w14:paraId="3D9E0001">
            <w:pPr>
              <w:pStyle w:val="27"/>
            </w:pPr>
            <w:r>
              <w:rPr>
                <w:b/>
              </w:rPr>
              <w:t>12课时</w:t>
            </w:r>
          </w:p>
        </w:tc>
      </w:tr>
    </w:tbl>
    <w:p w14:paraId="6417F9D8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1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第二梦">
    <w15:presenceInfo w15:providerId="WPS Office" w15:userId="2133593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revisionView w:markup="0"/>
  <w:trackRevisions w:val="1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2"/>
  </w:compat>
  <w:rsids>
    <w:rsidRoot w:val="00590D07"/>
    <w:rsid w:val="00011C8B"/>
    <w:rsid w:val="00046B74"/>
    <w:rsid w:val="000E02F0"/>
    <w:rsid w:val="00152288"/>
    <w:rsid w:val="001A5ECB"/>
    <w:rsid w:val="001A6371"/>
    <w:rsid w:val="00257DB2"/>
    <w:rsid w:val="0027674C"/>
    <w:rsid w:val="00485155"/>
    <w:rsid w:val="004E29B3"/>
    <w:rsid w:val="00590D07"/>
    <w:rsid w:val="006224F2"/>
    <w:rsid w:val="00643C10"/>
    <w:rsid w:val="00713E84"/>
    <w:rsid w:val="00784D58"/>
    <w:rsid w:val="00875EE3"/>
    <w:rsid w:val="008D6863"/>
    <w:rsid w:val="009F5AE8"/>
    <w:rsid w:val="00A820C0"/>
    <w:rsid w:val="00B11C8C"/>
    <w:rsid w:val="00B86B75"/>
    <w:rsid w:val="00BC48D5"/>
    <w:rsid w:val="00C12CD2"/>
    <w:rsid w:val="00C36279"/>
    <w:rsid w:val="00CF768C"/>
    <w:rsid w:val="00D926FD"/>
    <w:rsid w:val="00E315A3"/>
    <w:rsid w:val="00E9290E"/>
    <w:rsid w:val="60F02312"/>
    <w:rsid w:val="709D17C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semiHidden="0" w:name="header"/>
    <w:lsdException w:uiPriority="0" w:semiHidden="0" w:name="footer"/>
    <w:lsdException w:uiPriority="0" w:name="index heading"/>
    <w:lsdException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72"/>
    <w:unhideWhenUsed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7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4F81BD" w:themeColor="accent1"/>
    </w:rPr>
  </w:style>
  <w:style w:type="character" w:customStyle="1" w:styleId="23">
    <w:name w:val="题注 字符"/>
    <w:basedOn w:val="21"/>
    <w:link w:val="12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gure"/>
    <w:basedOn w:val="1"/>
    <w:uiPriority w:val="0"/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2">
    <w:name w:val="Definition Term"/>
    <w:basedOn w:val="1"/>
    <w:next w:val="33"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uiPriority w:val="0"/>
  </w:style>
  <w:style w:type="paragraph" w:customStyle="1" w:styleId="34">
    <w:name w:val="Table Caption"/>
    <w:basedOn w:val="12"/>
    <w:uiPriority w:val="0"/>
    <w:pPr>
      <w:keepNext/>
    </w:pPr>
  </w:style>
  <w:style w:type="paragraph" w:customStyle="1" w:styleId="35">
    <w:name w:val="Image Caption"/>
    <w:basedOn w:val="12"/>
    <w:uiPriority w:val="0"/>
  </w:style>
  <w:style w:type="paragraph" w:customStyle="1" w:styleId="36">
    <w:name w:val="Captioned Figure"/>
    <w:basedOn w:val="25"/>
    <w:uiPriority w:val="0"/>
    <w:pPr>
      <w:keepNext/>
    </w:pPr>
  </w:style>
  <w:style w:type="character" w:customStyle="1" w:styleId="37">
    <w:name w:val="Verbatim Char"/>
    <w:basedOn w:val="23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0">
    <w:name w:val="KeywordTok"/>
    <w:basedOn w:val="37"/>
    <w:uiPriority w:val="0"/>
    <w:rPr>
      <w:rFonts w:ascii="Consolas" w:hAnsi="Consolas"/>
      <w:b/>
      <w:color w:val="007020"/>
      <w:sz w:val="22"/>
    </w:rPr>
  </w:style>
  <w:style w:type="character" w:customStyle="1" w:styleId="41">
    <w:name w:val="DataTypeTok"/>
    <w:basedOn w:val="37"/>
    <w:uiPriority w:val="0"/>
    <w:rPr>
      <w:rFonts w:ascii="Consolas" w:hAnsi="Consolas"/>
      <w:color w:val="902000"/>
      <w:sz w:val="22"/>
    </w:rPr>
  </w:style>
  <w:style w:type="character" w:customStyle="1" w:styleId="42">
    <w:name w:val="DecValTok"/>
    <w:basedOn w:val="37"/>
    <w:uiPriority w:val="0"/>
    <w:rPr>
      <w:rFonts w:ascii="Consolas" w:hAnsi="Consolas"/>
      <w:color w:val="40A070"/>
      <w:sz w:val="22"/>
    </w:rPr>
  </w:style>
  <w:style w:type="character" w:customStyle="1" w:styleId="43">
    <w:name w:val="BaseNTok"/>
    <w:basedOn w:val="37"/>
    <w:uiPriority w:val="0"/>
    <w:rPr>
      <w:rFonts w:ascii="Consolas" w:hAnsi="Consolas"/>
      <w:color w:val="40A070"/>
      <w:sz w:val="22"/>
    </w:rPr>
  </w:style>
  <w:style w:type="character" w:customStyle="1" w:styleId="44">
    <w:name w:val="FloatTok"/>
    <w:basedOn w:val="37"/>
    <w:uiPriority w:val="0"/>
    <w:rPr>
      <w:rFonts w:ascii="Consolas" w:hAnsi="Consolas"/>
      <w:color w:val="40A070"/>
      <w:sz w:val="22"/>
    </w:rPr>
  </w:style>
  <w:style w:type="character" w:customStyle="1" w:styleId="45">
    <w:name w:val="ConstantTok"/>
    <w:basedOn w:val="37"/>
    <w:uiPriority w:val="0"/>
    <w:rPr>
      <w:rFonts w:ascii="Consolas" w:hAnsi="Consolas"/>
      <w:color w:val="880000"/>
      <w:sz w:val="22"/>
    </w:rPr>
  </w:style>
  <w:style w:type="character" w:customStyle="1" w:styleId="46">
    <w:name w:val="CharTok"/>
    <w:basedOn w:val="37"/>
    <w:uiPriority w:val="0"/>
    <w:rPr>
      <w:rFonts w:ascii="Consolas" w:hAnsi="Consolas"/>
      <w:color w:val="4070A0"/>
      <w:sz w:val="22"/>
    </w:rPr>
  </w:style>
  <w:style w:type="character" w:customStyle="1" w:styleId="47">
    <w:name w:val="SpecialCharTok"/>
    <w:basedOn w:val="37"/>
    <w:uiPriority w:val="0"/>
    <w:rPr>
      <w:rFonts w:ascii="Consolas" w:hAnsi="Consolas"/>
      <w:color w:val="4070A0"/>
      <w:sz w:val="22"/>
    </w:rPr>
  </w:style>
  <w:style w:type="character" w:customStyle="1" w:styleId="48">
    <w:name w:val="StringTok"/>
    <w:basedOn w:val="37"/>
    <w:uiPriority w:val="0"/>
    <w:rPr>
      <w:rFonts w:ascii="Consolas" w:hAnsi="Consolas"/>
      <w:color w:val="4070A0"/>
      <w:sz w:val="22"/>
    </w:rPr>
  </w:style>
  <w:style w:type="character" w:customStyle="1" w:styleId="49">
    <w:name w:val="VerbatimStringTok"/>
    <w:basedOn w:val="37"/>
    <w:uiPriority w:val="0"/>
    <w:rPr>
      <w:rFonts w:ascii="Consolas" w:hAnsi="Consolas"/>
      <w:color w:val="4070A0"/>
      <w:sz w:val="22"/>
    </w:rPr>
  </w:style>
  <w:style w:type="character" w:customStyle="1" w:styleId="50">
    <w:name w:val="SpecialStringTok"/>
    <w:basedOn w:val="37"/>
    <w:uiPriority w:val="0"/>
    <w:rPr>
      <w:rFonts w:ascii="Consolas" w:hAnsi="Consolas"/>
      <w:color w:val="BB6688"/>
      <w:sz w:val="22"/>
    </w:rPr>
  </w:style>
  <w:style w:type="character" w:customStyle="1" w:styleId="51">
    <w:name w:val="ImportTok"/>
    <w:basedOn w:val="37"/>
    <w:uiPriority w:val="0"/>
    <w:rPr>
      <w:rFonts w:ascii="Consolas" w:hAnsi="Consolas"/>
      <w:sz w:val="22"/>
    </w:rPr>
  </w:style>
  <w:style w:type="character" w:customStyle="1" w:styleId="52">
    <w:name w:val="CommentTok"/>
    <w:basedOn w:val="37"/>
    <w:uiPriority w:val="0"/>
    <w:rPr>
      <w:rFonts w:ascii="Consolas" w:hAnsi="Consolas"/>
      <w:i/>
      <w:color w:val="60A0B0"/>
      <w:sz w:val="22"/>
    </w:rPr>
  </w:style>
  <w:style w:type="character" w:customStyle="1" w:styleId="53">
    <w:name w:val="DocumentationTok"/>
    <w:basedOn w:val="37"/>
    <w:uiPriority w:val="0"/>
    <w:rPr>
      <w:rFonts w:ascii="Consolas" w:hAnsi="Consolas"/>
      <w:i/>
      <w:color w:val="BA2121"/>
      <w:sz w:val="22"/>
    </w:rPr>
  </w:style>
  <w:style w:type="character" w:customStyle="1" w:styleId="54">
    <w:name w:val="Annotation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55">
    <w:name w:val="CommentVar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OtherTok"/>
    <w:basedOn w:val="37"/>
    <w:uiPriority w:val="0"/>
    <w:rPr>
      <w:rFonts w:ascii="Consolas" w:hAnsi="Consolas"/>
      <w:color w:val="007020"/>
      <w:sz w:val="22"/>
    </w:rPr>
  </w:style>
  <w:style w:type="character" w:customStyle="1" w:styleId="57">
    <w:name w:val="FunctionTok"/>
    <w:basedOn w:val="37"/>
    <w:uiPriority w:val="0"/>
    <w:rPr>
      <w:rFonts w:ascii="Consolas" w:hAnsi="Consolas"/>
      <w:color w:val="06287E"/>
      <w:sz w:val="22"/>
    </w:rPr>
  </w:style>
  <w:style w:type="character" w:customStyle="1" w:styleId="58">
    <w:name w:val="VariableTok"/>
    <w:basedOn w:val="37"/>
    <w:uiPriority w:val="0"/>
    <w:rPr>
      <w:rFonts w:ascii="Consolas" w:hAnsi="Consolas"/>
      <w:color w:val="19177C"/>
      <w:sz w:val="22"/>
    </w:rPr>
  </w:style>
  <w:style w:type="character" w:customStyle="1" w:styleId="59">
    <w:name w:val="ControlFlowTok"/>
    <w:basedOn w:val="37"/>
    <w:uiPriority w:val="0"/>
    <w:rPr>
      <w:rFonts w:ascii="Consolas" w:hAnsi="Consolas"/>
      <w:b/>
      <w:color w:val="007020"/>
      <w:sz w:val="22"/>
    </w:rPr>
  </w:style>
  <w:style w:type="character" w:customStyle="1" w:styleId="60">
    <w:name w:val="OperatorTok"/>
    <w:basedOn w:val="37"/>
    <w:uiPriority w:val="0"/>
    <w:rPr>
      <w:rFonts w:ascii="Consolas" w:hAnsi="Consolas"/>
      <w:color w:val="666666"/>
      <w:sz w:val="22"/>
    </w:rPr>
  </w:style>
  <w:style w:type="character" w:customStyle="1" w:styleId="61">
    <w:name w:val="BuiltInTok"/>
    <w:basedOn w:val="37"/>
    <w:uiPriority w:val="0"/>
    <w:rPr>
      <w:rFonts w:ascii="Consolas" w:hAnsi="Consolas"/>
      <w:sz w:val="22"/>
    </w:rPr>
  </w:style>
  <w:style w:type="character" w:customStyle="1" w:styleId="62">
    <w:name w:val="ExtensionTok"/>
    <w:basedOn w:val="37"/>
    <w:uiPriority w:val="0"/>
    <w:rPr>
      <w:rFonts w:ascii="Consolas" w:hAnsi="Consolas"/>
      <w:sz w:val="22"/>
    </w:rPr>
  </w:style>
  <w:style w:type="character" w:customStyle="1" w:styleId="63">
    <w:name w:val="PreprocessorTok"/>
    <w:basedOn w:val="37"/>
    <w:uiPriority w:val="0"/>
    <w:rPr>
      <w:rFonts w:ascii="Consolas" w:hAnsi="Consolas"/>
      <w:color w:val="BC7A00"/>
      <w:sz w:val="22"/>
    </w:rPr>
  </w:style>
  <w:style w:type="character" w:customStyle="1" w:styleId="64">
    <w:name w:val="AttributeTok"/>
    <w:basedOn w:val="37"/>
    <w:uiPriority w:val="0"/>
    <w:rPr>
      <w:rFonts w:ascii="Consolas" w:hAnsi="Consolas"/>
      <w:color w:val="7D9029"/>
      <w:sz w:val="22"/>
    </w:rPr>
  </w:style>
  <w:style w:type="character" w:customStyle="1" w:styleId="65">
    <w:name w:val="RegionMarkerTok"/>
    <w:basedOn w:val="37"/>
    <w:uiPriority w:val="0"/>
    <w:rPr>
      <w:rFonts w:ascii="Consolas" w:hAnsi="Consolas"/>
      <w:sz w:val="22"/>
    </w:rPr>
  </w:style>
  <w:style w:type="character" w:customStyle="1" w:styleId="66">
    <w:name w:val="Information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Warning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AlertTok"/>
    <w:basedOn w:val="37"/>
    <w:uiPriority w:val="0"/>
    <w:rPr>
      <w:rFonts w:ascii="Consolas" w:hAnsi="Consolas"/>
      <w:b/>
      <w:color w:val="FF0000"/>
      <w:sz w:val="22"/>
    </w:rPr>
  </w:style>
  <w:style w:type="character" w:customStyle="1" w:styleId="69">
    <w:name w:val="ErrorTok"/>
    <w:basedOn w:val="37"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NormalTok"/>
    <w:basedOn w:val="37"/>
    <w:uiPriority w:val="0"/>
    <w:rPr>
      <w:rFonts w:ascii="Consolas" w:hAnsi="Consolas"/>
      <w:sz w:val="22"/>
    </w:rPr>
  </w:style>
  <w:style w:type="character" w:customStyle="1" w:styleId="71">
    <w:name w:val="页眉 字符"/>
    <w:basedOn w:val="21"/>
    <w:link w:val="16"/>
    <w:uiPriority w:val="0"/>
    <w:rPr>
      <w:sz w:val="18"/>
      <w:szCs w:val="18"/>
    </w:rPr>
  </w:style>
  <w:style w:type="character" w:customStyle="1" w:styleId="72">
    <w:name w:val="页脚 字符"/>
    <w:basedOn w:val="21"/>
    <w:link w:val="15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631</Words>
  <Characters>673</Characters>
  <Lines>33</Lines>
  <Paragraphs>9</Paragraphs>
  <TotalTime>347</TotalTime>
  <ScaleCrop>false</ScaleCrop>
  <LinksUpToDate>false</LinksUpToDate>
  <CharactersWithSpaces>682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2025-11-30T08:39:00Z</dcterms:created>
  <dc:creator>第二梦</dc:creator>
  <cp:lastModifiedBy>第二梦</cp:lastModifiedBy>
  <dcterms:modified xsi:type="dcterms:W3CDTF">2026-03-14T01:17:32Z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eyJoZGlkIjoiNWJhYTRiMzgyYjYxMzkyOTljY2I5YTg3MjM0NWM3MzYiLCJ1c2VySWQiOiI0NzcwOTk5NjcifQ==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80C4E678096542A39D99A207B1F5C9A7_12</vt:lpwstr>
  </property>
</Properties>
</file>